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
<Relationships xmlns="http://schemas.openxmlformats.org/package/2006/relationships">
  <Relationship Id="rId3" Type="http://schemas.openxmlformats.org/package/2006/relationships/metadata/core-properties" Target="docProps/core.xml"/>
  <Relationship Id="rId4" Type="http://schemas.openxmlformats.org/officeDocument/2006/relationships/extended-properties" Target="docProps/app.xml"/>
  <Relationship Id="rId1" Type="http://schemas.openxmlformats.org/officeDocument/2006/relationships/officeDocument" Target="word/document.xml"/>
  <Relationship Id="rId2" Type="http://schemas.openxmlformats.org/package/2006/relationships/metadata/thumbnail" Target="docProps/thumbnail.jpeg"/>
</Relationships>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commentRangeStart w:id="0"/>
      <w:r>
        <w:t>Service Agreement Contract</w:t>
      </w:r>
      <w:commentRangeEnd w:id="0"/>
      <w:r>
        <w:rPr>
          <w:rStyle w:val="CommentReference"/>
        </w:rPr>
        <w:commentReference w:id="0"/>
      </w:r>
    </w:p>
    <w:p>
      <w:r>
        <w:t xml:space="preserve">This Service Agreement (‘Agreement’) is entered into as of the date last signed below.</w:t>
      </w:r>
    </w:p>
    <w:p>
      <w:r>
        <w:t xml:space="preserve">WHEREAS, the Company desires to engage the Contractor to perform </w:t>
      </w:r>
      <w:r>
        <w:t xml:space="preserve">certain </w:t>
      </w:r>
      <w:r>
        <w:t>services;</w:t>
      </w:r>
    </w:p>
    <w:p>
      <w:r>
        <w:t>WHEREAS, the Contractor desires to perform such services for the Company;</w:t>
      </w:r>
    </w:p>
    <w:p>
      <w:r>
        <w:t>NOW, THEREFORE, in consideration of the mutual covenants and agreements set forth herein:</w:t>
      </w:r>
    </w:p>
    <w:p>
      <w:r>
        <w:t xml:space="preserve">1. SERVICES. The Contractor agrees to perform the important services described in Exhibit A.</w:t>
      </w:r>
    </w:p>
    <w:p>
      <w:r>
        <w:t xml:space="preserve">2. COMPENSATION. The Company shall pay the Contractor according to the rate schedule in Exhibit B.</w:t>
      </w:r>
    </w:p>
    <w:p>
      <w:r>
        <w:t xml:space="preserve">3. TERM. This Agreement shall commence on the Effective Date and continue for eighteen (18) months.</w:t>
      </w:r>
    </w:p>
    <w:p>
      <w:r>
        <w:t xml:space="preserve">4. TERMINATION. Either party may terminate this Agreement immediately with thirty (30) days written notice.</w:t>
      </w:r>
    </w:p>
    <w:p>
      <w:r>
        <w:t xml:space="preserve">5. CONFIDENTIALITY. The Contractor agrees to maintain confidentiality of all </w:t>
      </w:r>
      <w:r>
        <w:t xml:space="preserve">proprietary </w:t>
      </w:r>
      <w:r>
        <w:t>information.</w:t>
      </w:r>
    </w:p>
    <w:p>
      <w:r>
        <w:t xml:space="preserve">6. ENTIRE AGREEMENT. This is the entire </w:t>
      </w:r>
      <w:ins w:id="10" w:author="Carol" w:date="2024-01-15T10:00:00Z">
        <w:r>
          <w:t xml:space="preserve">binding </w:t>
        </w:r>
      </w:ins>
      <w:r>
        <w:t xml:space="preserve">Agreement between the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ent" w:date="2026-03-17T09:28:44Z" w:initials="C">
    <w:p w14:paraId="7D51D81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Reviewed by agent — Alice accepted, Bob rejected.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51D8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FC3222C" w16cex:dateUtc="2026-03-17T09:28:4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51D81E" w16cid:durableId="5FC322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
<Relationships xmlns="http://schemas.openxmlformats.org/package/2006/relationships">
  <Relationship Id="rId1" Type="http://schemas.openxmlformats.org/officeDocument/2006/relationships/customXmlProps" Target="itemProps1.xml"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
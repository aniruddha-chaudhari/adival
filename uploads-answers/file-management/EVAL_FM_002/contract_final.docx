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60BA" w14:textId="77777777" w:rsidR="00F14F7E" w:rsidRDefault="00000000">
      <w:pPr>
        <w:pStyle w:val="Title"/>
      </w:pPr>
      <w:r>
        <w:t>Service Agreement Contract</w:t>
      </w:r>
    </w:p>
    <w:p w14:paraId="7B9BAD56" w14:textId="77777777" w:rsidR="00F14F7E" w:rsidRDefault="00000000">
      <w:commentRangeStart w:id="0"/>
      <w:r>
        <w:t xml:space="preserve">This Service </w:t>
      </w:r>
      <w:ins w:id="1" w:author="Carol" w:date="2026-01-10T00:00:00Z">
        <w:r>
          <w:t xml:space="preserve">binding </w:t>
        </w:r>
      </w:ins>
      <w:r>
        <w:t>Agreement (‘Agreement’) is entered into as of the date last signed below.</w:t>
      </w:r>
      <w:commentRangeEnd w:id="0"/>
      <w:r w:rsidR="009B50B0">
        <w:rPr>
          <w:rStyle w:val="CommentReference"/>
          <w:sz w:val="22"/>
          <w:szCs w:val="22"/>
        </w:rPr>
        <w:commentReference w:id="0"/>
      </w:r>
    </w:p>
    <w:p w14:paraId="1E55C06B" w14:textId="77777777" w:rsidR="00F14F7E" w:rsidRDefault="00000000">
      <w:r>
        <w:t>WHEREAS, the Company desires to engage the Contractor to perform certain services;</w:t>
      </w:r>
    </w:p>
    <w:p w14:paraId="5AC38C3B" w14:textId="77777777" w:rsidR="00F14F7E" w:rsidRDefault="00000000">
      <w:r>
        <w:t>WHEREAS, the Contractor desires to perform such services for the Company;</w:t>
      </w:r>
    </w:p>
    <w:p w14:paraId="1AE79897" w14:textId="77777777" w:rsidR="00F14F7E" w:rsidRDefault="00000000">
      <w:r>
        <w:t>NOW, THEREFORE, in consideration of the mutual covenants and agreements set forth herein:</w:t>
      </w:r>
    </w:p>
    <w:p w14:paraId="41D59493" w14:textId="77777777" w:rsidR="00F14F7E" w:rsidRDefault="00000000">
      <w:r>
        <w:t>1. SERVICES. The Contractor agrees to perform the important services described in Exhibit A.</w:t>
      </w:r>
    </w:p>
    <w:p w14:paraId="39B19C53" w14:textId="77777777" w:rsidR="00F14F7E" w:rsidRDefault="00000000">
      <w:r>
        <w:t>2. COMPENSATION. The Company shall pay the Contractor according to the rate schedule in Exhibit B.</w:t>
      </w:r>
    </w:p>
    <w:p w14:paraId="6DC6FC95" w14:textId="6F358654" w:rsidR="00F14F7E" w:rsidRDefault="00000000">
      <w:r>
        <w:t>3. TERM. This Agreement shall commence on the Effective Date and continue for eighteen (1</w:t>
      </w:r>
      <w:r w:rsidR="00633D02">
        <w:t>8</w:t>
      </w:r>
      <w:r>
        <w:t>) months.</w:t>
      </w:r>
    </w:p>
    <w:p w14:paraId="05D4D792" w14:textId="77777777" w:rsidR="00F14F7E" w:rsidRDefault="00000000">
      <w:r>
        <w:t>4. TERMINATION. Either party may immediately terminate this Agreement with thirty (30) days written notice.</w:t>
      </w:r>
    </w:p>
    <w:p w14:paraId="515E9DD5" w14:textId="77777777" w:rsidR="00F14F7E" w:rsidRDefault="00000000">
      <w:r>
        <w:t>5. CONFIDENTIALITY. The Contractor agrees to maintain confidentiality of all proprietary information.</w:t>
      </w:r>
    </w:p>
    <w:sectPr w:rsidR="00F14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j Malave" w:date="2026-03-15T20:43:00Z" w:initials="RM">
    <w:p w14:paraId="57ACDDE8" w14:textId="77777777" w:rsidR="009B50B0" w:rsidRDefault="009B50B0" w:rsidP="009B50B0">
      <w:pPr>
        <w:pStyle w:val="CommentText"/>
      </w:pPr>
      <w:r>
        <w:rPr>
          <w:rStyle w:val="CommentReference"/>
        </w:rPr>
        <w:annotationRef/>
      </w:r>
      <w:r>
        <w:t>'Reviewed by agent — Alice accepted, Bob rejected.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DD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07D02C" w16cex:dateUtc="2026-03-15T1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DDE8" w16cid:durableId="5D07D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581906">
    <w:abstractNumId w:val="8"/>
  </w:num>
  <w:num w:numId="2" w16cid:durableId="445197867">
    <w:abstractNumId w:val="6"/>
  </w:num>
  <w:num w:numId="3" w16cid:durableId="1347949421">
    <w:abstractNumId w:val="5"/>
  </w:num>
  <w:num w:numId="4" w16cid:durableId="1412123308">
    <w:abstractNumId w:val="4"/>
  </w:num>
  <w:num w:numId="5" w16cid:durableId="1200244751">
    <w:abstractNumId w:val="7"/>
  </w:num>
  <w:num w:numId="6" w16cid:durableId="2127462237">
    <w:abstractNumId w:val="3"/>
  </w:num>
  <w:num w:numId="7" w16cid:durableId="469703">
    <w:abstractNumId w:val="2"/>
  </w:num>
  <w:num w:numId="8" w16cid:durableId="1423839294">
    <w:abstractNumId w:val="1"/>
  </w:num>
  <w:num w:numId="9" w16cid:durableId="13164517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j Malave">
    <w15:presenceInfo w15:providerId="Windows Live" w15:userId="c4843e33b3bbed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E26"/>
    <w:rsid w:val="0029639D"/>
    <w:rsid w:val="00326F90"/>
    <w:rsid w:val="005E77AA"/>
    <w:rsid w:val="00633D02"/>
    <w:rsid w:val="009B50B0"/>
    <w:rsid w:val="00AA1D8D"/>
    <w:rsid w:val="00B47730"/>
    <w:rsid w:val="00CB0664"/>
    <w:rsid w:val="00EF39A5"/>
    <w:rsid w:val="00F14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BB44A"/>
  <w14:defaultImageDpi w14:val="300"/>
  <w15:docId w15:val="{DAF770AD-AEEE-4DD6-B2D0-CD23E3EF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50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50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Malave</cp:lastModifiedBy>
  <cp:revision>3</cp:revision>
  <dcterms:created xsi:type="dcterms:W3CDTF">2013-12-23T23:15:00Z</dcterms:created>
  <dcterms:modified xsi:type="dcterms:W3CDTF">2026-03-15T15:13:00Z</dcterms:modified>
  <cp:category/>
</cp:coreProperties>
</file>